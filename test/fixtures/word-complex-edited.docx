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85330" w14:textId="3C66C8EE" w:rsidR="000B28D4" w:rsidRDefault="000B28D4">
      <w:pPr>
        <w:pStyle w:val="TOC1"/>
        <w:tabs>
          <w:tab w:val="right" w:leader="dot" w:pos="8296"/>
        </w:tabs>
        <w:rPr>
          <w:rFonts w:hint="eastAsia"/>
          <w:noProof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"1-3"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季度业务报告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_Toc240971268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566C2683" w14:textId="4E4DA2B4" w:rsidR="000B28D4" w:rsidRDefault="000B28D4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r>
        <w:rPr>
          <w:rFonts w:hint="eastAsia"/>
          <w:noProof/>
        </w:rPr>
        <w:t>技术方案与实施进展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_Toc240971269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3C69C086" w14:textId="0E0E53C6" w:rsidR="000B28D4" w:rsidRDefault="000B28D4" w:rsidP="000B28D4">
      <w:pPr>
        <w:pStyle w:val="1"/>
        <w:rPr>
          <w:rFonts w:hint="eastAsia"/>
        </w:rPr>
      </w:pPr>
      <w:r>
        <w:rPr>
          <w:rFonts w:hint="eastAsia"/>
        </w:rPr>
        <w:fldChar w:fldCharType="end"/>
      </w:r>
      <w:bookmarkStart w:id="0" w:name="_Toc240971268"/>
      <w:r>
        <w:rPr>
          <w:rFonts w:hint="eastAsia"/>
        </w:rPr>
        <w:t>季度业务报告</w:t>
      </w:r>
      <w:bookmarkEnd w:id="0"/>
    </w:p>
    <w:bookmarkStart w:id="1" w:name="_Toc240971269"/>
    <w:p w14:paraId="62402E30" w14:textId="3976AAA2" w:rsidR="000B28D4" w:rsidRDefault="000B28D4" w:rsidP="000B28D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>HYPERLINK "https://github.com/deepseek-ai/deepseek-harness" \o "DeepSeek Harness"</w:instrText>
      </w:r>
      <w:r>
        <w:rPr>
          <w:rFonts w:hint="eastAsia"/>
        </w:rPr>
      </w:r>
      <w:r>
        <w:rPr>
          <w:rFonts w:hint="eastAsia"/>
        </w:rPr>
        <w:fldChar w:fldCharType="separate"/>
      </w:r>
      <w:bookmarkEnd w:id="1"/>
      <w:r>
        <w:rPr>
          <w:rFonts w:asciiTheme="majorHAnsi" w:eastAsiaTheme="majorEastAsia" w:hAnsiTheme="majorHAnsi" w:cstheme="majorBidi" w:hint="eastAsia"/>
          <w:color w:val="0F4761" w:themeColor="accent1" w:themeShade="BF"/>
          <w:sz w:val="40"/>
          <w:szCs w:val="40"/>
        </w:rPr>
        <w:t>点此访问</w:t>
      </w:r>
      <w:r>
        <w:rPr>
          <w:rFonts w:asciiTheme="majorHAnsi" w:eastAsiaTheme="majorEastAsia" w:hAnsiTheme="majorHAnsi" w:cstheme="majorBidi" w:hint="eastAsia"/>
          <w:color w:val="0F4761" w:themeColor="accent1" w:themeShade="BF"/>
          <w:sz w:val="40"/>
          <w:szCs w:val="40"/>
        </w:rPr>
        <w:fldChar w:fldCharType="end"/>
      </w:r>
      <w:r>
        <w:rPr>
          <w:rFonts w:hint="eastAsia"/>
        </w:rPr>
        <w:t>本报告由测试脚本生成。</w:t>
      </w:r>
      <w:r>
        <w:rPr>
          <w:rStyle w:val="af6"/>
          <w:rFonts w:hint="eastAsia"/>
        </w:rPr>
        <w:footnoteReference w:id="1"/>
      </w:r>
    </w:p>
    <w:p w14:paraId="449D83FB" w14:textId="0036B61C" w:rsidR="000B28D4" w:rsidDel="000B28D4" w:rsidRDefault="000B28D4">
      <w:pPr>
        <w:rPr>
          <w:del w:id="2" w:author="dsh-exp-office" w:date="2026-09-22T12:07:00Z"/>
          <w:rFonts w:hint="eastAsia"/>
        </w:rPr>
      </w:pPr>
      <w:bookmarkStart w:id="3" w:name="RiskSection"/>
      <w:commentRangeStart w:id="4"/>
      <w:r>
        <w:rPr>
          <w:rFonts w:hint="eastAsia"/>
        </w:rPr>
        <w:t>待确认的风险项包括预算与排期。</w:t>
      </w:r>
      <w:commentRangeEnd w:id="4"/>
      <w:r>
        <w:rPr>
          <w:rStyle w:val="ae"/>
        </w:rPr>
        <w:commentReference w:id="4"/>
      </w:r>
      <w:ins w:id="5" w:author="dsh-exp-office" w:date="2026-09-22T12:07:00Z">
        <w:r>
          <w:rPr>
            <w:rFonts w:hint="eastAsia"/>
          </w:rPr>
          <w:t>本段由修订模式插入。</w:t>
        </w:r>
      </w:ins>
    </w:p>
    <w:bookmarkEnd w:id="3"/>
    <w:p w14:paraId="68DCB684" w14:textId="5338C9AB" w:rsidR="00D609BC" w:rsidRDefault="00D609BC">
      <w:pPr>
        <w:rPr>
          <w:rFonts w:hint="eastAsia"/>
        </w:rPr>
      </w:pPr>
      <w:r>
        <w:t xml:space="preserve">风险项已确认：预算与排期均无阻塞。</w:t>
      </w:r>
    </w:p>
    <w:sectPr w:rsidR="00D609BC">
      <w:pgSz w:w="11906" w:h="16838"/>
      <w:pgMar w:top="1440" w:right="1800" w:bottom="1440" w:left="1800" w:header="851" w:footer="992" w:gutter="0"/>
      <w:cols w:space="425"/>
      <w:docGrid w:type="lines" w:linePitch="312"/>
    </w:sectPr>
    <w:p>
      <w:r>
        <w:t xml:space="preserve">本段由 dsh-exp-office 插件插入。</w:t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" w:author="dsh-exp-office" w:date="2026-09-22T12:07:00Z" w:initials="审阅">
    <w:p w14:paraId="5FB516AB" w14:textId="6FAD5D1B" w:rsidR="000B28D4" w:rsidRDefault="000B28D4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  <w:r>
        <w:rPr>
          <w:rFonts w:hint="eastAsia"/>
        </w:rPr>
        <w:t>批注：这里的风险项需要法务复核。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FB516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18596B8" w16cex:dateUtc="2026-09-22T04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FB516AB" w16cid:durableId="018596B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73367" w14:textId="77777777" w:rsidR="000B28D4" w:rsidRDefault="000B28D4" w:rsidP="000B28D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02D729" w14:textId="77777777" w:rsidR="000B28D4" w:rsidRDefault="000B28D4" w:rsidP="000B28D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A12B7" w14:textId="77777777" w:rsidR="000B28D4" w:rsidRDefault="000B28D4" w:rsidP="000B28D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A444D5" w14:textId="77777777" w:rsidR="000B28D4" w:rsidRDefault="000B28D4" w:rsidP="000B28D4">
      <w:pPr>
        <w:spacing w:after="0" w:line="240" w:lineRule="auto"/>
        <w:rPr>
          <w:rFonts w:hint="eastAsia"/>
        </w:rPr>
      </w:pPr>
      <w:r>
        <w:continuationSeparator/>
      </w:r>
    </w:p>
  </w:footnote>
  <w:footnote w:id="1">
    <w:p w14:paraId="457F15C2" w14:textId="02D98AEC" w:rsidR="000B28D4" w:rsidRDefault="000B28D4">
      <w:pPr>
        <w:pStyle w:val="af4"/>
        <w:rPr>
          <w:rFonts w:hint="eastAsia"/>
        </w:rPr>
      </w:pPr>
      <w:r>
        <w:rPr>
          <w:rStyle w:val="af6"/>
          <w:rFonts w:hint="eastAsia"/>
        </w:rPr>
        <w:footnoteRef/>
      </w:r>
      <w:r>
        <w:rPr>
          <w:rFonts w:hint="eastAsia"/>
        </w:rPr>
        <w:t xml:space="preserve"> 脚注：数据来源为财务系统。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E0A98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num w:numId="1" w16cid:durableId="111012475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sh-exp-office">
    <w15:presenceInfo w15:providerId="Windows Live" w15:userId="4338a617ca81cc3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8D4"/>
    <w:rsid w:val="000B28D4"/>
    <w:rsid w:val="00622DED"/>
    <w:rsid w:val="00B60BFD"/>
    <w:rsid w:val="00D6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F8B8C"/>
  <w15:chartTrackingRefBased/>
  <w15:docId w15:val="{8CEF9F61-D509-452A-AC9F-5B9DCE7F1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28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B2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28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28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28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28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28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28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28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28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B2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2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28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28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28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28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28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28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28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2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28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28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2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28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28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28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2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28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28D4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0B28D4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0B28D4"/>
  </w:style>
  <w:style w:type="character" w:customStyle="1" w:styleId="af0">
    <w:name w:val="批注文字 字符"/>
    <w:basedOn w:val="a0"/>
    <w:link w:val="af"/>
    <w:uiPriority w:val="99"/>
    <w:semiHidden/>
    <w:rsid w:val="000B28D4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0B28D4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0B28D4"/>
    <w:rPr>
      <w:b/>
      <w:bCs/>
    </w:rPr>
  </w:style>
  <w:style w:type="paragraph" w:styleId="af3">
    <w:name w:val="Revision"/>
    <w:hidden/>
    <w:uiPriority w:val="99"/>
    <w:semiHidden/>
    <w:rsid w:val="000B28D4"/>
    <w:pPr>
      <w:spacing w:after="0" w:line="240" w:lineRule="auto"/>
    </w:pPr>
  </w:style>
  <w:style w:type="paragraph" w:styleId="af4">
    <w:name w:val="footnote text"/>
    <w:basedOn w:val="a"/>
    <w:link w:val="af5"/>
    <w:uiPriority w:val="99"/>
    <w:semiHidden/>
    <w:unhideWhenUsed/>
    <w:rsid w:val="000B28D4"/>
    <w:pPr>
      <w:snapToGrid w:val="0"/>
    </w:pPr>
    <w:rPr>
      <w:sz w:val="18"/>
      <w:szCs w:val="18"/>
    </w:rPr>
  </w:style>
  <w:style w:type="character" w:customStyle="1" w:styleId="af5">
    <w:name w:val="脚注文本 字符"/>
    <w:basedOn w:val="a0"/>
    <w:link w:val="af4"/>
    <w:uiPriority w:val="99"/>
    <w:semiHidden/>
    <w:rsid w:val="000B28D4"/>
    <w:rPr>
      <w:sz w:val="18"/>
      <w:szCs w:val="18"/>
    </w:rPr>
  </w:style>
  <w:style w:type="character" w:styleId="af6">
    <w:name w:val="footnote reference"/>
    <w:basedOn w:val="a0"/>
    <w:uiPriority w:val="99"/>
    <w:semiHidden/>
    <w:unhideWhenUsed/>
    <w:rsid w:val="000B28D4"/>
    <w:rPr>
      <w:vertAlign w:val="superscript"/>
    </w:rPr>
  </w:style>
  <w:style w:type="paragraph" w:styleId="TOC1">
    <w:name w:val="toc 1"/>
    <w:basedOn w:val="a"/>
    <w:next w:val="a"/>
    <w:autoRedefine/>
    <w:uiPriority w:val="39"/>
    <w:unhideWhenUsed/>
    <w:rsid w:val="000B28D4"/>
  </w:style>
  <w:style w:type="paragraph" w:styleId="TOC2">
    <w:name w:val="toc 2"/>
    <w:basedOn w:val="a"/>
    <w:next w:val="a"/>
    <w:autoRedefine/>
    <w:uiPriority w:val="39"/>
    <w:unhideWhenUsed/>
    <w:rsid w:val="000B28D4"/>
    <w:pPr>
      <w:ind w:leftChars="200" w:left="420"/>
    </w:pPr>
  </w:style>
  <w:style w:type="character" w:styleId="af7">
    <w:name w:val="Hyperlink"/>
    <w:basedOn w:val="a0"/>
    <w:uiPriority w:val="99"/>
    <w:unhideWhenUsed/>
    <w:rsid w:val="000B28D4"/>
    <w:rPr>
      <w:color w:val="467886" w:themeColor="hyperlink"/>
      <w:u w:val="single"/>
    </w:rPr>
  </w:style>
  <w:style w:type="character" w:styleId="af8">
    <w:name w:val="Unresolved Mention"/>
    <w:basedOn w:val="a0"/>
    <w:uiPriority w:val="99"/>
    <w:semiHidden/>
    <w:unhideWhenUsed/>
    <w:rsid w:val="000B28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dsh-exp-office</dc:creator>
  <cp:keywords/>
  <dc:description/>
  <cp:lastModifiedBy>dsh-exp-office</cp:lastModifiedBy>
  <cp:revision>1</cp:revision>
  <dcterms:created xsi:type="dcterms:W3CDTF">2026-09-22T04:07:00Z</dcterms:created>
  <dcterms:modified xsi:type="dcterms:W3CDTF">2026-09-22T04:07:00Z</dcterms:modified>
</cp:coreProperties>
</file>