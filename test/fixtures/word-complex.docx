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85330" w14:textId="3C66C8EE" w:rsidR="000B28D4" w:rsidRDefault="000B28D4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季度业务报告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_Toc240971268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66C2683" w14:textId="4E4DA2B4" w:rsidR="000B28D4" w:rsidRDefault="000B28D4">
      <w:pPr>
        <w:pStyle w:val="TOC2"/>
        <w:tabs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技术方案与实施进展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_Toc240971269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3C69C086" w14:textId="0E0E53C6" w:rsidR="000B28D4" w:rsidRDefault="000B28D4" w:rsidP="000B28D4">
      <w:pPr>
        <w:pStyle w:val="1"/>
        <w:rPr>
          <w:rFonts w:hint="eastAsia"/>
        </w:rPr>
      </w:pPr>
      <w:r>
        <w:rPr>
          <w:rFonts w:hint="eastAsia"/>
        </w:rPr>
        <w:fldChar w:fldCharType="end"/>
      </w:r>
      <w:bookmarkStart w:id="0" w:name="_Toc240971268"/>
      <w:r>
        <w:rPr>
          <w:rFonts w:hint="eastAsia"/>
        </w:rPr>
        <w:t>季度业务报告</w:t>
      </w:r>
      <w:bookmarkEnd w:id="0"/>
    </w:p>
    <w:bookmarkStart w:id="1" w:name="_Toc240971269"/>
    <w:p w14:paraId="62402E30" w14:textId="3976AAA2" w:rsidR="000B28D4" w:rsidRDefault="000B28D4" w:rsidP="000B28D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>HYPERLINK "https://github.com/deepseek-ai/deepseek-harness" \o "DeepSeek Harness"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bookmarkEnd w:id="1"/>
      <w:r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  <w:t>点此访问</w:t>
      </w:r>
      <w:r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</w:rPr>
        <w:fldChar w:fldCharType="end"/>
      </w:r>
      <w:r>
        <w:rPr>
          <w:rFonts w:hint="eastAsia"/>
        </w:rPr>
        <w:t>本报告由测试脚本生成。</w:t>
      </w:r>
      <w:r>
        <w:rPr>
          <w:rStyle w:val="af6"/>
          <w:rFonts w:hint="eastAsia"/>
        </w:rPr>
        <w:footnoteReference w:id="1"/>
      </w:r>
    </w:p>
    <w:p w14:paraId="449D83FB" w14:textId="0036B61C" w:rsidR="000B28D4" w:rsidDel="000B28D4" w:rsidRDefault="000B28D4">
      <w:pPr>
        <w:rPr>
          <w:del w:id="2" w:author="dsh-exp-office" w:date="2026-09-22T12:07:00Z"/>
          <w:rFonts w:hint="eastAsia"/>
        </w:rPr>
      </w:pPr>
      <w:bookmarkStart w:id="3" w:name="RiskSection"/>
      <w:commentRangeStart w:id="4"/>
      <w:r>
        <w:rPr>
          <w:rFonts w:hint="eastAsia"/>
        </w:rPr>
        <w:t>待确认的风险项包括预算与排期。</w:t>
      </w:r>
      <w:commentRangeEnd w:id="4"/>
      <w:r>
        <w:rPr>
          <w:rStyle w:val="ae"/>
        </w:rPr>
        <w:commentReference w:id="4"/>
      </w:r>
      <w:ins w:id="5" w:author="dsh-exp-office" w:date="2026-09-22T12:07:00Z">
        <w:r>
          <w:rPr>
            <w:rFonts w:hint="eastAsia"/>
          </w:rPr>
          <w:t>本段由修订模式插入。</w:t>
        </w:r>
      </w:ins>
    </w:p>
    <w:bookmarkEnd w:id="3"/>
    <w:p w14:paraId="68DCB684" w14:textId="5338C9AB" w:rsidR="00D609BC" w:rsidRDefault="00D609BC">
      <w:pPr>
        <w:rPr>
          <w:rFonts w:hint="eastAsia"/>
        </w:rPr>
      </w:pPr>
    </w:p>
    <w:sectPr w:rsidR="00D609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dsh-exp-office" w:date="2026-09-22T12:07:00Z" w:initials="审阅">
    <w:p w14:paraId="5FB516AB" w14:textId="6FAD5D1B" w:rsidR="000B28D4" w:rsidRDefault="000B28D4">
      <w:pPr>
        <w:pStyle w:val="af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批注：这里的风险项需要法务复核。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FB516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18596B8" w16cex:dateUtc="2026-09-22T04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FB516AB" w16cid:durableId="018596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73367" w14:textId="77777777" w:rsidR="000B28D4" w:rsidRDefault="000B28D4" w:rsidP="000B28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02D729" w14:textId="77777777" w:rsidR="000B28D4" w:rsidRDefault="000B28D4" w:rsidP="000B28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A12B7" w14:textId="77777777" w:rsidR="000B28D4" w:rsidRDefault="000B28D4" w:rsidP="000B28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A444D5" w14:textId="77777777" w:rsidR="000B28D4" w:rsidRDefault="000B28D4" w:rsidP="000B28D4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457F15C2" w14:textId="02D98AEC" w:rsidR="000B28D4" w:rsidRDefault="000B28D4">
      <w:pPr>
        <w:pStyle w:val="af4"/>
        <w:rPr>
          <w:rFonts w:hint="eastAsia"/>
        </w:rPr>
      </w:pPr>
      <w:r>
        <w:rPr>
          <w:rStyle w:val="af6"/>
          <w:rFonts w:hint="eastAsia"/>
        </w:rPr>
        <w:footnoteRef/>
      </w:r>
      <w:r>
        <w:rPr>
          <w:rFonts w:hint="eastAsia"/>
        </w:rPr>
        <w:t xml:space="preserve"> 脚注：数据来源为财务系统。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5E0A9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1101247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sh-exp-office">
    <w15:presenceInfo w15:providerId="Windows Live" w15:userId="4338a617ca81cc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D4"/>
    <w:rsid w:val="000B28D4"/>
    <w:rsid w:val="00622DED"/>
    <w:rsid w:val="00B60BFD"/>
    <w:rsid w:val="00D6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8B8C"/>
  <w15:chartTrackingRefBased/>
  <w15:docId w15:val="{8CEF9F61-D509-452A-AC9F-5B9DCE7F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28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B2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8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8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8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8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8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B2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2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28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28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28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2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2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2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2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2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2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2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2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2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2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2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2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28D4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0B28D4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0B28D4"/>
  </w:style>
  <w:style w:type="character" w:customStyle="1" w:styleId="af0">
    <w:name w:val="批注文字 字符"/>
    <w:basedOn w:val="a0"/>
    <w:link w:val="af"/>
    <w:uiPriority w:val="99"/>
    <w:semiHidden/>
    <w:rsid w:val="000B28D4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B28D4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0B28D4"/>
    <w:rPr>
      <w:b/>
      <w:bCs/>
    </w:rPr>
  </w:style>
  <w:style w:type="paragraph" w:styleId="af3">
    <w:name w:val="Revision"/>
    <w:hidden/>
    <w:uiPriority w:val="99"/>
    <w:semiHidden/>
    <w:rsid w:val="000B28D4"/>
    <w:pPr>
      <w:spacing w:after="0" w:line="240" w:lineRule="auto"/>
    </w:pPr>
  </w:style>
  <w:style w:type="paragraph" w:styleId="af4">
    <w:name w:val="footnote text"/>
    <w:basedOn w:val="a"/>
    <w:link w:val="af5"/>
    <w:uiPriority w:val="99"/>
    <w:semiHidden/>
    <w:unhideWhenUsed/>
    <w:rsid w:val="000B28D4"/>
    <w:pPr>
      <w:snapToGrid w:val="0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0B28D4"/>
    <w:rPr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0B28D4"/>
    <w:rPr>
      <w:vertAlign w:val="superscript"/>
    </w:rPr>
  </w:style>
  <w:style w:type="paragraph" w:styleId="TOC1">
    <w:name w:val="toc 1"/>
    <w:basedOn w:val="a"/>
    <w:next w:val="a"/>
    <w:autoRedefine/>
    <w:uiPriority w:val="39"/>
    <w:unhideWhenUsed/>
    <w:rsid w:val="000B28D4"/>
  </w:style>
  <w:style w:type="paragraph" w:styleId="TOC2">
    <w:name w:val="toc 2"/>
    <w:basedOn w:val="a"/>
    <w:next w:val="a"/>
    <w:autoRedefine/>
    <w:uiPriority w:val="39"/>
    <w:unhideWhenUsed/>
    <w:rsid w:val="000B28D4"/>
    <w:pPr>
      <w:ind w:leftChars="200" w:left="420"/>
    </w:pPr>
  </w:style>
  <w:style w:type="character" w:styleId="af7">
    <w:name w:val="Hyperlink"/>
    <w:basedOn w:val="a0"/>
    <w:uiPriority w:val="99"/>
    <w:unhideWhenUsed/>
    <w:rsid w:val="000B28D4"/>
    <w:rPr>
      <w:color w:val="467886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0B2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dsh-exp-office</dc:creator>
  <cp:keywords/>
  <dc:description/>
  <cp:lastModifiedBy>dsh-exp-office</cp:lastModifiedBy>
  <cp:revision>1</cp:revision>
  <dcterms:created xsi:type="dcterms:W3CDTF">2026-09-22T04:07:00Z</dcterms:created>
  <dcterms:modified xsi:type="dcterms:W3CDTF">2026-09-22T04:07:00Z</dcterms:modified>
</cp:coreProperties>
</file>